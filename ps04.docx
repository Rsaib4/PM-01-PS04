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F95C8" w14:textId="6BA57FF1" w:rsidR="004F3B92" w:rsidRDefault="004F3B92">
      <w:pPr>
        <w:rPr>
          <w:rFonts w:ascii="Arial" w:hAnsi="Arial" w:cs="Arial"/>
          <w:color w:val="1D2125"/>
          <w:shd w:val="clear" w:color="auto" w:fill="FFFFFF"/>
        </w:rPr>
      </w:pPr>
      <w:r w:rsidRPr="004F3B92">
        <w:rPr>
          <w:rFonts w:ascii="Arial" w:hAnsi="Arial" w:cs="Arial"/>
          <w:color w:val="1D2125"/>
          <w:shd w:val="clear" w:color="auto" w:fill="FFFFFF"/>
        </w:rPr>
        <w:t>Document Management Assessment</w:t>
      </w:r>
    </w:p>
    <w:sdt>
      <w:sdtPr>
        <w:id w:val="61918272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1459859D" w14:textId="79CC20E6" w:rsidR="004F3B92" w:rsidRDefault="004F3B92">
          <w:pPr>
            <w:pStyle w:val="TOCHeading"/>
          </w:pPr>
          <w:r>
            <w:t>Contents</w:t>
          </w:r>
        </w:p>
        <w:p w14:paraId="2DB0B533" w14:textId="5C30E271" w:rsidR="004F3B92" w:rsidRDefault="004F3B92">
          <w:pPr>
            <w:pStyle w:val="TOC2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4093691" w:history="1">
            <w:r w:rsidRPr="007A59C4">
              <w:rPr>
                <w:rStyle w:val="Hyperlink"/>
                <w:noProof/>
              </w:rPr>
              <w:t>Font Styles  Alignment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_Toc244093691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7A61C" w14:textId="5A6BEF67" w:rsidR="004F3B92" w:rsidRDefault="004F3B92">
          <w:r>
            <w:rPr>
              <w:b/>
              <w:bCs/>
              <w:noProof/>
            </w:rPr>
            <w:fldChar w:fldCharType="end"/>
          </w:r>
        </w:p>
      </w:sdtContent>
    </w:sdt>
    <w:p w14:paraId="551B38DB" w14:textId="77777777" w:rsidR="004F3B92" w:rsidRDefault="004F3B92">
      <w:pPr>
        <w:rPr>
          <w:rFonts w:ascii="Arial" w:hAnsi="Arial" w:cs="Arial"/>
          <w:color w:val="1D2125"/>
          <w:shd w:val="clear" w:color="auto" w:fill="FFFFFF"/>
        </w:rPr>
      </w:pPr>
    </w:p>
    <w:p w14:paraId="472A392F" w14:textId="77777777" w:rsidR="004F3B92" w:rsidRDefault="004F3B92">
      <w:pPr>
        <w:rPr>
          <w:rFonts w:ascii="Arial" w:hAnsi="Arial" w:cs="Arial"/>
          <w:color w:val="1D2125"/>
          <w:shd w:val="clear" w:color="auto" w:fill="FFFFFF"/>
        </w:rPr>
      </w:pPr>
      <w:r>
        <w:rPr>
          <w:rFonts w:ascii="Arial" w:hAnsi="Arial" w:cs="Arial"/>
          <w:color w:val="1D2125"/>
          <w:shd w:val="clear" w:color="auto" w:fill="FFFFFF"/>
        </w:rPr>
        <w:br w:type="page"/>
      </w:r>
    </w:p>
    <w:p w14:paraId="4186CE4F" w14:textId="7F51581E" w:rsidR="006742B7" w:rsidRDefault="004F3B92">
      <w:pPr>
        <w:rPr>
          <w:rFonts w:ascii="Arial" w:hAnsi="Arial" w:cs="Arial"/>
        </w:rPr>
      </w:pPr>
      <w:r w:rsidRPr="004F3B92">
        <w:rPr>
          <w:rFonts w:ascii="Arial" w:hAnsi="Arial" w:cs="Arial"/>
        </w:rPr>
        <w:lastRenderedPageBreak/>
        <w:t>Document Formatting</w:t>
      </w:r>
    </w:p>
    <w:p w14:paraId="355E3ABB" w14:textId="7632ED73" w:rsidR="004F3B92" w:rsidRDefault="004F3B92" w:rsidP="004F3B92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bookmarkStart w:id="0" w:name="_Toc244093691"/>
      <w:r w:rsidRPr="004F3B92">
        <w:rPr>
          <w:rFonts w:ascii="Calibri" w:hAnsi="Calibri" w:cs="Calibri"/>
          <w:b/>
          <w:bCs/>
          <w:sz w:val="28"/>
          <w:szCs w:val="28"/>
        </w:rPr>
        <w:t>Font Styles  Alignment</w:t>
      </w:r>
      <w:bookmarkEnd w:id="0"/>
    </w:p>
    <w:p w14:paraId="64B17862" w14:textId="77777777" w:rsidR="00B13C30" w:rsidRDefault="00B13C30" w:rsidP="00B13C30"/>
    <w:p w14:paraId="2A0FDEF2" w14:textId="77777777" w:rsidR="00B13C30" w:rsidRDefault="00B13C30" w:rsidP="00B13C30"/>
    <w:tbl>
      <w:tblPr>
        <w:tblStyle w:val="TableGrid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shd w:val="clear" w:color="auto" w:fill="E8E8E8" w:themeFill="background2"/>
        <w:tblLook w:val="04A0" w:firstRow="1" w:lastRow="0" w:firstColumn="1" w:lastColumn="0" w:noHBand="0" w:noVBand="1"/>
      </w:tblPr>
      <w:tblGrid>
        <w:gridCol w:w="3110"/>
        <w:gridCol w:w="3110"/>
        <w:gridCol w:w="3110"/>
      </w:tblGrid>
      <w:tr w:rsidR="00B13C30" w14:paraId="1C29100F" w14:textId="77777777" w:rsidTr="00B13C30">
        <w:tc>
          <w:tcPr>
            <w:tcW w:w="3116" w:type="dxa"/>
            <w:shd w:val="clear" w:color="auto" w:fill="E8E8E8" w:themeFill="background2"/>
          </w:tcPr>
          <w:p w14:paraId="037B1EA1" w14:textId="0A6FBAD6" w:rsidR="00B13C30" w:rsidRDefault="00B13C30" w:rsidP="00B13C30">
            <w:r>
              <w:t>1</w:t>
            </w:r>
          </w:p>
        </w:tc>
        <w:tc>
          <w:tcPr>
            <w:tcW w:w="3117" w:type="dxa"/>
            <w:shd w:val="clear" w:color="auto" w:fill="E8E8E8" w:themeFill="background2"/>
          </w:tcPr>
          <w:p w14:paraId="2552B65F" w14:textId="7B5F6048" w:rsidR="00B13C30" w:rsidRDefault="00B13C30" w:rsidP="00B13C30">
            <w:r>
              <w:t>2</w:t>
            </w:r>
          </w:p>
        </w:tc>
        <w:tc>
          <w:tcPr>
            <w:tcW w:w="3117" w:type="dxa"/>
            <w:shd w:val="clear" w:color="auto" w:fill="E8E8E8" w:themeFill="background2"/>
          </w:tcPr>
          <w:p w14:paraId="712B109B" w14:textId="4D6A7819" w:rsidR="00B13C30" w:rsidRDefault="00B13C30" w:rsidP="00B13C30">
            <w:r>
              <w:t>3</w:t>
            </w:r>
          </w:p>
        </w:tc>
      </w:tr>
      <w:tr w:rsidR="00B13C30" w14:paraId="68BB2A27" w14:textId="77777777" w:rsidTr="00B13C30">
        <w:tc>
          <w:tcPr>
            <w:tcW w:w="3116" w:type="dxa"/>
            <w:shd w:val="clear" w:color="auto" w:fill="E8E8E8" w:themeFill="background2"/>
          </w:tcPr>
          <w:p w14:paraId="6E59CBC4" w14:textId="088E40F6" w:rsidR="00B13C30" w:rsidRDefault="00B13C30" w:rsidP="00B13C30">
            <w:r>
              <w:t>1</w:t>
            </w:r>
          </w:p>
        </w:tc>
        <w:tc>
          <w:tcPr>
            <w:tcW w:w="3117" w:type="dxa"/>
            <w:shd w:val="clear" w:color="auto" w:fill="E8E8E8" w:themeFill="background2"/>
          </w:tcPr>
          <w:p w14:paraId="05EB0083" w14:textId="5287B6C6" w:rsidR="00B13C30" w:rsidRDefault="00B13C30" w:rsidP="00B13C30">
            <w:r>
              <w:t>12</w:t>
            </w:r>
          </w:p>
        </w:tc>
        <w:tc>
          <w:tcPr>
            <w:tcW w:w="3117" w:type="dxa"/>
            <w:shd w:val="clear" w:color="auto" w:fill="E8E8E8" w:themeFill="background2"/>
          </w:tcPr>
          <w:p w14:paraId="237F610E" w14:textId="676A3058" w:rsidR="00B13C30" w:rsidRDefault="00B13C30" w:rsidP="00B13C30">
            <w:r>
              <w:t>13</w:t>
            </w:r>
          </w:p>
        </w:tc>
      </w:tr>
      <w:tr w:rsidR="00B13C30" w14:paraId="1F2E02DA" w14:textId="77777777" w:rsidTr="00B13C30">
        <w:tc>
          <w:tcPr>
            <w:tcW w:w="3116" w:type="dxa"/>
            <w:shd w:val="clear" w:color="auto" w:fill="E8E8E8" w:themeFill="background2"/>
          </w:tcPr>
          <w:p w14:paraId="6F4D12BA" w14:textId="6FCD924F" w:rsidR="00B13C30" w:rsidRDefault="00B13C30" w:rsidP="00B13C30">
            <w:r>
              <w:t>1</w:t>
            </w:r>
          </w:p>
        </w:tc>
        <w:tc>
          <w:tcPr>
            <w:tcW w:w="3117" w:type="dxa"/>
            <w:shd w:val="clear" w:color="auto" w:fill="E8E8E8" w:themeFill="background2"/>
          </w:tcPr>
          <w:p w14:paraId="7AD44D5F" w14:textId="5C74A6D1" w:rsidR="00B13C30" w:rsidRDefault="00B13C30" w:rsidP="00B13C30">
            <w:r>
              <w:t>12</w:t>
            </w:r>
          </w:p>
        </w:tc>
        <w:tc>
          <w:tcPr>
            <w:tcW w:w="3117" w:type="dxa"/>
            <w:shd w:val="clear" w:color="auto" w:fill="E8E8E8" w:themeFill="background2"/>
          </w:tcPr>
          <w:p w14:paraId="3DA9339E" w14:textId="264E4827" w:rsidR="00B13C30" w:rsidRDefault="00B13C30" w:rsidP="00B13C30">
            <w:r>
              <w:t>12</w:t>
            </w:r>
          </w:p>
        </w:tc>
      </w:tr>
      <w:tr w:rsidR="00B13C30" w14:paraId="4B489969" w14:textId="77777777" w:rsidTr="00B13C30">
        <w:tc>
          <w:tcPr>
            <w:tcW w:w="3116" w:type="dxa"/>
            <w:shd w:val="clear" w:color="auto" w:fill="E8E8E8" w:themeFill="background2"/>
          </w:tcPr>
          <w:p w14:paraId="43301F7D" w14:textId="3C72C195" w:rsidR="00B13C30" w:rsidRDefault="00B13C30" w:rsidP="00B13C30">
            <w:r>
              <w:t>1</w:t>
            </w:r>
          </w:p>
        </w:tc>
        <w:tc>
          <w:tcPr>
            <w:tcW w:w="3117" w:type="dxa"/>
            <w:shd w:val="clear" w:color="auto" w:fill="E8E8E8" w:themeFill="background2"/>
          </w:tcPr>
          <w:p w14:paraId="2834E464" w14:textId="1BA78441" w:rsidR="00B13C30" w:rsidRDefault="00B13C30" w:rsidP="00B13C30">
            <w:r>
              <w:t>12</w:t>
            </w:r>
          </w:p>
        </w:tc>
        <w:tc>
          <w:tcPr>
            <w:tcW w:w="3117" w:type="dxa"/>
            <w:shd w:val="clear" w:color="auto" w:fill="E8E8E8" w:themeFill="background2"/>
          </w:tcPr>
          <w:p w14:paraId="102A8BF9" w14:textId="4B2D8F91" w:rsidR="00B13C30" w:rsidRDefault="00B13C30" w:rsidP="00B13C30">
            <w:r>
              <w:t>12</w:t>
            </w:r>
          </w:p>
        </w:tc>
      </w:tr>
    </w:tbl>
    <w:p w14:paraId="2257BB11" w14:textId="77777777" w:rsidR="00B13C30" w:rsidRDefault="00B13C30" w:rsidP="00B13C30"/>
    <w:p w14:paraId="4D101845" w14:textId="77777777" w:rsidR="00B13C30" w:rsidRDefault="00B13C30" w:rsidP="00F9069A">
      <w:pPr>
        <w:pStyle w:val="ListParagraph"/>
        <w:numPr>
          <w:ilvl w:val="0"/>
          <w:numId w:val="1"/>
        </w:numPr>
      </w:pPr>
      <w:r>
        <w:t>1</w:t>
      </w:r>
      <w:r>
        <w:tab/>
        <w:t>2</w:t>
      </w:r>
      <w:r>
        <w:tab/>
        <w:t>3</w:t>
      </w:r>
    </w:p>
    <w:p w14:paraId="7D7FDDD0" w14:textId="77777777" w:rsidR="00B13C30" w:rsidRDefault="00B13C30" w:rsidP="00F9069A">
      <w:pPr>
        <w:pStyle w:val="ListParagraph"/>
        <w:numPr>
          <w:ilvl w:val="0"/>
          <w:numId w:val="1"/>
        </w:numPr>
      </w:pPr>
      <w:r>
        <w:t>1</w:t>
      </w:r>
      <w:r>
        <w:tab/>
        <w:t>12</w:t>
      </w:r>
      <w:r>
        <w:tab/>
        <w:t>13</w:t>
      </w:r>
    </w:p>
    <w:p w14:paraId="2D6D7118" w14:textId="77777777" w:rsidR="00B13C30" w:rsidRDefault="00B13C30" w:rsidP="00F9069A">
      <w:pPr>
        <w:pStyle w:val="ListParagraph"/>
        <w:numPr>
          <w:ilvl w:val="0"/>
          <w:numId w:val="1"/>
        </w:numPr>
      </w:pPr>
      <w:r>
        <w:t>1</w:t>
      </w:r>
      <w:r>
        <w:tab/>
        <w:t>12</w:t>
      </w:r>
      <w:r>
        <w:tab/>
        <w:t>12</w:t>
      </w:r>
    </w:p>
    <w:p w14:paraId="4CE030FF" w14:textId="5A987B5C" w:rsidR="00B13C30" w:rsidRDefault="00B13C30" w:rsidP="00F9069A">
      <w:pPr>
        <w:pStyle w:val="ListParagraph"/>
        <w:numPr>
          <w:ilvl w:val="0"/>
          <w:numId w:val="1"/>
        </w:numPr>
      </w:pPr>
      <w:r>
        <w:t>1</w:t>
      </w:r>
      <w:r>
        <w:tab/>
        <w:t>12</w:t>
      </w:r>
      <w:r>
        <w:tab/>
        <w:t>12</w:t>
      </w:r>
    </w:p>
    <w:p w14:paraId="49DCF3C3" w14:textId="3C805A0E" w:rsidR="00B7586A" w:rsidRDefault="00B7586A" w:rsidP="00B7586A">
      <w:pPr>
        <w:keepNext/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</w:pPr>
      <w:r>
        <w:rPr>
          <w:noProof/>
        </w:rPr>
        <w:drawing>
          <wp:inline distT="0" distB="0" distL="0" distR="0" wp14:anchorId="205A2CAD" wp14:editId="3DCEEFBC">
            <wp:extent cx="5943600" cy="3343275"/>
            <wp:effectExtent l="0" t="0" r="0" b="9525"/>
            <wp:docPr id="6683267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326784" name="Picture 66832678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1B50D" w14:textId="139CB996" w:rsidR="00B7586A" w:rsidRDefault="00B7586A" w:rsidP="00B7586A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sample pic</w:t>
      </w:r>
    </w:p>
    <w:p w14:paraId="4D311060" w14:textId="77777777" w:rsidR="00097FF1" w:rsidRDefault="00097FF1" w:rsidP="00F9069A"/>
    <w:p w14:paraId="296FF706" w14:textId="256FCDA6" w:rsidR="00F9069A" w:rsidRDefault="00B7586A" w:rsidP="00F9069A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78EBC26" wp14:editId="49D4D7DE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B5A906" w14:textId="34F25CED" w:rsidR="00B7586A" w:rsidRPr="00B7586A" w:rsidRDefault="00B7586A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B7586A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Sample text box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78EBC2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4.4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SFsn&#10;ctsAAAAHAQAADwAAAAAAAAAAAAAAAABrBAAAZHJzL2Rvd25yZXYueG1sUEsFBgAAAAAEAAQA8wAA&#10;AHMFAAAAAA==&#10;">
                <v:textbox style="mso-fit-shape-to-text:t">
                  <w:txbxContent>
                    <w:p w14:paraId="59B5A906" w14:textId="34F25CED" w:rsidR="00B7586A" w:rsidRPr="00B7586A" w:rsidRDefault="00B7586A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B7586A">
                        <w:rPr>
                          <w:rFonts w:ascii="Arial" w:hAnsi="Arial" w:cs="Arial"/>
                          <w:sz w:val="28"/>
                          <w:szCs w:val="28"/>
                        </w:rPr>
                        <w:t>Sample text box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E746582" w14:textId="089CC05F" w:rsidR="00F9069A" w:rsidRDefault="00F9069A" w:rsidP="00F9069A">
      <w:r>
        <w:t>Footnote</w:t>
      </w:r>
      <w:r>
        <w:rPr>
          <w:rStyle w:val="FootnoteReference"/>
        </w:rPr>
        <w:footnoteReference w:id="1"/>
      </w:r>
    </w:p>
    <w:p w14:paraId="463318A8" w14:textId="77777777" w:rsidR="00097FF1" w:rsidRDefault="00097FF1" w:rsidP="00F9069A"/>
    <w:p w14:paraId="5CAF778F" w14:textId="77777777" w:rsidR="00097FF1" w:rsidRDefault="00097FF1" w:rsidP="00F9069A"/>
    <w:p w14:paraId="412762B7" w14:textId="38C9A3F6" w:rsidR="00097FF1" w:rsidRDefault="00097FF1" w:rsidP="00F9069A">
      <w:pPr>
        <w:rPr>
          <w:ins w:id="1" w:author="saf saib" w:date="2026-10-28T16:04:00Z" w16du:dateUtc="2026-10-28T14:04:00Z"/>
        </w:rPr>
      </w:pPr>
      <w:commentRangeStart w:id="2"/>
      <w:r>
        <w:t>Exa</w:t>
      </w:r>
      <w:commentRangeEnd w:id="2"/>
      <w:r>
        <w:rPr>
          <w:rStyle w:val="CommentReference"/>
          <w:sz w:val="24"/>
          <w:szCs w:val="24"/>
        </w:rPr>
        <w:commentReference w:id="2"/>
      </w:r>
      <w:r>
        <w:t xml:space="preserve">mple </w:t>
      </w:r>
      <w:del w:id="3" w:author="saf saib" w:date="2026-10-28T16:04:00Z" w16du:dateUtc="2026-10-28T14:04:00Z">
        <w:r w:rsidDel="00097FF1">
          <w:delText>line</w:delText>
        </w:r>
      </w:del>
    </w:p>
    <w:p w14:paraId="5A371656" w14:textId="77777777" w:rsidR="00097FF1" w:rsidRPr="00B13C30" w:rsidRDefault="00097FF1" w:rsidP="00F9069A"/>
    <w:sectPr w:rsidR="00097FF1" w:rsidRPr="00B13C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saf saib" w:date="2026-10-28T16:01:00Z" w:initials="ss">
    <w:p w14:paraId="5B00AE8A" w14:textId="77777777" w:rsidR="00097FF1" w:rsidRDefault="00097FF1" w:rsidP="00097FF1">
      <w:pPr>
        <w:pStyle w:val="CommentText"/>
      </w:pPr>
      <w:r>
        <w:rPr>
          <w:rStyle w:val="CommentReference"/>
        </w:rPr>
        <w:annotationRef/>
      </w:r>
      <w:r>
        <w:t>Change secntance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B00AE8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77CDE81" w16cex:dateUtc="2026-10-28T14:0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B00AE8A" w16cid:durableId="277CDE8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AA6C8" w14:textId="77777777" w:rsidR="0053108B" w:rsidRDefault="0053108B" w:rsidP="00F9069A">
      <w:pPr>
        <w:spacing w:after="0" w:line="240" w:lineRule="auto"/>
      </w:pPr>
      <w:r>
        <w:separator/>
      </w:r>
    </w:p>
  </w:endnote>
  <w:endnote w:type="continuationSeparator" w:id="0">
    <w:p w14:paraId="4585C36F" w14:textId="77777777" w:rsidR="0053108B" w:rsidRDefault="0053108B" w:rsidP="00F906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9D2CA" w14:textId="77777777" w:rsidR="0053108B" w:rsidRDefault="0053108B" w:rsidP="00F9069A">
      <w:pPr>
        <w:spacing w:after="0" w:line="240" w:lineRule="auto"/>
      </w:pPr>
      <w:r>
        <w:separator/>
      </w:r>
    </w:p>
  </w:footnote>
  <w:footnote w:type="continuationSeparator" w:id="0">
    <w:p w14:paraId="03615E26" w14:textId="77777777" w:rsidR="0053108B" w:rsidRDefault="0053108B" w:rsidP="00F9069A">
      <w:pPr>
        <w:spacing w:after="0" w:line="240" w:lineRule="auto"/>
      </w:pPr>
      <w:r>
        <w:continuationSeparator/>
      </w:r>
    </w:p>
  </w:footnote>
  <w:footnote w:id="1">
    <w:p w14:paraId="008CAD85" w14:textId="1B9A9F71" w:rsidR="00F9069A" w:rsidRDefault="00F9069A">
      <w:pPr>
        <w:pStyle w:val="FootnoteText"/>
      </w:pPr>
      <w:r>
        <w:rPr>
          <w:rStyle w:val="FootnoteReference"/>
        </w:rPr>
        <w:footnoteRef/>
      </w:r>
      <w:r>
        <w:t xml:space="preserve"> Sample footnote</w:t>
      </w:r>
    </w:p>
    <w:p w14:paraId="51A92778" w14:textId="77777777" w:rsidR="00F9069A" w:rsidRDefault="00F9069A">
      <w:pPr>
        <w:pStyle w:val="FootnoteText"/>
      </w:pPr>
    </w:p>
    <w:p w14:paraId="5C2429A4" w14:textId="77777777" w:rsidR="00F9069A" w:rsidRDefault="00F9069A">
      <w:pPr>
        <w:pStyle w:val="FootnoteText"/>
      </w:pPr>
      <w:sdt>
        <w:sdtPr>
          <w:id w:val="1514882371"/>
          <w:citation/>
        </w:sdtPr>
        <w:sdtContent>
          <w:r>
            <w:fldChar w:fldCharType="begin"/>
          </w:r>
          <w:r>
            <w:instrText xml:space="preserve"> CITATION sam15 \l 1033 </w:instrText>
          </w:r>
          <w:r>
            <w:fldChar w:fldCharType="separate"/>
          </w:r>
          <w:r>
            <w:rPr>
              <w:noProof/>
            </w:rPr>
            <w:t>(pink, 2015)</w:t>
          </w:r>
          <w:r>
            <w:fldChar w:fldCharType="end"/>
          </w:r>
        </w:sdtContent>
      </w:sdt>
    </w:p>
    <w:p w14:paraId="4C1674A1" w14:textId="77777777" w:rsidR="00F9069A" w:rsidRDefault="00F9069A" w:rsidP="00F9069A">
      <w:pPr>
        <w:pStyle w:val="Bibliography"/>
        <w:ind w:left="720" w:hanging="720"/>
        <w:rPr>
          <w:noProof/>
          <w:kern w:val="0"/>
          <w14:ligatures w14:val="none"/>
        </w:rPr>
      </w:pPr>
      <w:r>
        <w:fldChar w:fldCharType="begin"/>
      </w:r>
      <w:r>
        <w:instrText xml:space="preserve"> BIBLIOGRAPHY  \l 1033 </w:instrText>
      </w:r>
      <w:r>
        <w:fldChar w:fldCharType="separate"/>
      </w:r>
      <w:r>
        <w:rPr>
          <w:noProof/>
        </w:rPr>
        <w:t xml:space="preserve">pink, s. (2015). </w:t>
      </w:r>
      <w:r>
        <w:rPr>
          <w:i/>
          <w:iCs/>
          <w:noProof/>
        </w:rPr>
        <w:t>sky blue.</w:t>
      </w:r>
      <w:r>
        <w:rPr>
          <w:noProof/>
        </w:rPr>
        <w:t xml:space="preserve"> happytown.</w:t>
      </w:r>
    </w:p>
    <w:p w14:paraId="748AD0AC" w14:textId="77777777" w:rsidR="00B7586A" w:rsidRDefault="00F9069A" w:rsidP="00F9069A">
      <w:pPr>
        <w:pStyle w:val="FootnoteText"/>
        <w:rPr>
          <w:noProof/>
        </w:rPr>
      </w:pPr>
      <w:r>
        <w:fldChar w:fldCharType="end"/>
      </w:r>
    </w:p>
    <w:p w14:paraId="64CCDF84" w14:textId="77777777" w:rsidR="00B7586A" w:rsidRDefault="00B7586A" w:rsidP="00F9069A">
      <w:pPr>
        <w:pStyle w:val="FootnoteText"/>
        <w:rPr>
          <w:noProof/>
        </w:rPr>
      </w:pPr>
    </w:p>
    <w:p w14:paraId="40040B8B" w14:textId="64C05E9F" w:rsidR="00F9069A" w:rsidRDefault="00F9069A" w:rsidP="00F9069A">
      <w:pPr>
        <w:pStyle w:val="FootnoteText"/>
        <w:rPr>
          <w:noProof/>
        </w:rPr>
      </w:pPr>
    </w:p>
    <w:p w14:paraId="309C52AE" w14:textId="77777777" w:rsidR="00B7586A" w:rsidRDefault="00B7586A" w:rsidP="00F9069A">
      <w:pPr>
        <w:pStyle w:val="FootnoteText"/>
        <w:rPr>
          <w:noProof/>
        </w:rPr>
      </w:pPr>
    </w:p>
    <w:p w14:paraId="14D9AFF2" w14:textId="77777777" w:rsidR="00B7586A" w:rsidRDefault="00B7586A" w:rsidP="00F9069A">
      <w:pPr>
        <w:pStyle w:val="FootnoteText"/>
        <w:rPr>
          <w:noProof/>
        </w:rPr>
      </w:pPr>
    </w:p>
    <w:p w14:paraId="2FF3225E" w14:textId="47FD075F" w:rsidR="00B7586A" w:rsidRDefault="00B7586A" w:rsidP="00F9069A">
      <w:pPr>
        <w:pStyle w:val="FootnoteText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A12736"/>
    <w:multiLevelType w:val="hybridMultilevel"/>
    <w:tmpl w:val="DB9A5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867417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af saib">
    <w15:presenceInfo w15:providerId="Windows Live" w15:userId="64590c962b6104a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B92"/>
    <w:rsid w:val="00097FF1"/>
    <w:rsid w:val="003E010D"/>
    <w:rsid w:val="004F3B92"/>
    <w:rsid w:val="0053108B"/>
    <w:rsid w:val="006742B7"/>
    <w:rsid w:val="006F703B"/>
    <w:rsid w:val="00B13C30"/>
    <w:rsid w:val="00B7586A"/>
    <w:rsid w:val="00E808F9"/>
    <w:rsid w:val="00F90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6D915"/>
  <w15:chartTrackingRefBased/>
  <w15:docId w15:val="{9602D6B6-E54A-4E5E-A461-827006491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B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3B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B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B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B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B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B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B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B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B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3B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B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B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B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B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B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B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B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B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B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B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B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B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B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B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B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B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B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B92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F3B92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4F3B92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4F3B92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B13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F9069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9069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9069A"/>
    <w:rPr>
      <w:vertAlign w:val="superscript"/>
    </w:rPr>
  </w:style>
  <w:style w:type="paragraph" w:styleId="Bibliography">
    <w:name w:val="Bibliography"/>
    <w:basedOn w:val="Normal"/>
    <w:next w:val="Normal"/>
    <w:uiPriority w:val="37"/>
    <w:unhideWhenUsed/>
    <w:rsid w:val="00F9069A"/>
  </w:style>
  <w:style w:type="paragraph" w:styleId="Caption">
    <w:name w:val="caption"/>
    <w:basedOn w:val="Normal"/>
    <w:next w:val="Normal"/>
    <w:uiPriority w:val="35"/>
    <w:unhideWhenUsed/>
    <w:qFormat/>
    <w:rsid w:val="00B7586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097FF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97FF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97FF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97FF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97FF1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097FF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40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3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2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sam15</b:Tag>
    <b:SourceType>Book</b:SourceType>
    <b:Guid>{23D646BC-53DA-4999-8A64-B68FE14D21AF}</b:Guid>
    <b:Author>
      <b:Author>
        <b:NameList>
          <b:Person>
            <b:Last>pink</b:Last>
            <b:First>sam</b:First>
          </b:Person>
        </b:NameList>
      </b:Author>
    </b:Author>
    <b:Title>sky blue</b:Title>
    <b:Year>2015</b:Year>
    <b:City>happytown</b:City>
    <b:RefOrder>1</b:RefOrder>
  </b:Source>
</b:Sources>
</file>

<file path=customXml/itemProps1.xml><?xml version="1.0" encoding="utf-8"?>
<ds:datastoreItem xmlns:ds="http://schemas.openxmlformats.org/officeDocument/2006/customXml" ds:itemID="{CC405AFB-2DB1-499B-8BB7-451B621210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51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 saib</dc:creator>
  <cp:keywords/>
  <dc:description/>
  <cp:lastModifiedBy>saf saib</cp:lastModifiedBy>
  <cp:revision>1</cp:revision>
  <dcterms:created xsi:type="dcterms:W3CDTF">2026-10-28T13:20:00Z</dcterms:created>
  <dcterms:modified xsi:type="dcterms:W3CDTF">2026-10-28T14:06:00Z</dcterms:modified>
</cp:coreProperties>
</file>